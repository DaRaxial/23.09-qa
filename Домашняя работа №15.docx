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39A9" w14:textId="77777777" w:rsidR="00693E46" w:rsidRPr="00693E46" w:rsidRDefault="00693E46" w:rsidP="00693E46">
      <w:pPr>
        <w:jc w:val="center"/>
        <w:rPr>
          <w:ins w:id="0" w:author="Академия" w:date="2026-09-23T19:38:00Z"/>
          <w:rFonts w:ascii="Times New Roman" w:hAnsi="Times New Roman" w:cs="Times New Roman"/>
          <w:b/>
          <w:sz w:val="48"/>
          <w:szCs w:val="48"/>
        </w:rPr>
      </w:pPr>
      <w:ins w:id="1" w:author="Академия" w:date="2026-09-23T19:38:00Z">
        <w:r w:rsidRPr="00BD2A80">
          <w:rPr>
            <w:rFonts w:ascii="Times New Roman" w:hAnsi="Times New Roman" w:cs="Times New Roman"/>
            <w:b/>
            <w:sz w:val="48"/>
            <w:szCs w:val="48"/>
          </w:rPr>
          <w:t>Домашняя работа №15</w:t>
        </w:r>
      </w:ins>
    </w:p>
    <w:p w14:paraId="640CA8D6" w14:textId="77777777" w:rsidR="00693E46" w:rsidRPr="00693E46" w:rsidRDefault="00693E46" w:rsidP="00693E46">
      <w:pPr>
        <w:rPr>
          <w:ins w:id="2" w:author="Академия" w:date="2026-09-23T19:38:00Z"/>
          <w:rFonts w:ascii="Times New Roman" w:hAnsi="Times New Roman" w:cs="Times New Roman"/>
          <w:bCs/>
          <w:sz w:val="36"/>
          <w:szCs w:val="36"/>
        </w:rPr>
      </w:pPr>
      <w:ins w:id="3" w:author="Академия" w:date="2026-09-23T19:38:00Z">
        <w:r w:rsidRPr="00693E46">
          <w:rPr>
            <w:rFonts w:ascii="Times New Roman" w:hAnsi="Times New Roman" w:cs="Times New Roman"/>
            <w:bCs/>
            <w:sz w:val="36"/>
            <w:szCs w:val="36"/>
          </w:rPr>
          <w:t xml:space="preserve">Задание 1. Матрица на 20 </w:t>
        </w:r>
        <w:proofErr w:type="gramStart"/>
        <w:r w:rsidRPr="00693E46">
          <w:rPr>
            <w:rFonts w:ascii="Times New Roman" w:hAnsi="Times New Roman" w:cs="Times New Roman"/>
            <w:bCs/>
            <w:sz w:val="36"/>
            <w:szCs w:val="36"/>
          </w:rPr>
          <w:t>ячеек</w:t>
        </w:r>
        <w:proofErr w:type="gramEnd"/>
        <w:r w:rsidRPr="00693E46">
          <w:rPr>
            <w:rFonts w:ascii="Times New Roman" w:hAnsi="Times New Roman" w:cs="Times New Roman"/>
            <w:bCs/>
            <w:sz w:val="36"/>
            <w:szCs w:val="36"/>
          </w:rPr>
          <w:t xml:space="preserve"> Выберите условный игровой веб-сервис (магазин, личный кабинет, турнирная платформа). Разработка Программного 3 Обеспечения Домашнее задание №15 Курс: Мануальное тестирование Тема: Кросс-браузер и кросс-платформа Срок сдачи: 10 дней от дня </w:t>
        </w:r>
        <w:proofErr w:type="gramStart"/>
        <w:r w:rsidRPr="00693E46">
          <w:rPr>
            <w:rFonts w:ascii="Times New Roman" w:hAnsi="Times New Roman" w:cs="Times New Roman"/>
            <w:bCs/>
            <w:sz w:val="36"/>
            <w:szCs w:val="36"/>
          </w:rPr>
          <w:t>занятия</w:t>
        </w:r>
        <w:proofErr w:type="gramEnd"/>
        <w:r w:rsidRPr="00693E46">
          <w:rPr>
            <w:rFonts w:ascii="Times New Roman" w:hAnsi="Times New Roman" w:cs="Times New Roman"/>
            <w:bCs/>
            <w:sz w:val="36"/>
            <w:szCs w:val="36"/>
          </w:rPr>
          <w:t xml:space="preserve"> Составьте матрицу из: - 5 ключевых сценариев; - 4 приоритетных сред. Для каждой ячейки укажите: 1) обязательная или расширенная проверка; 2) ожидаемый результат. Задание 2. </w:t>
        </w:r>
        <w:proofErr w:type="gramStart"/>
        <w:r w:rsidRPr="00693E46">
          <w:rPr>
            <w:rFonts w:ascii="Times New Roman" w:hAnsi="Times New Roman" w:cs="Times New Roman"/>
            <w:bCs/>
            <w:sz w:val="36"/>
            <w:szCs w:val="36"/>
          </w:rPr>
          <w:t>Риск-анализ</w:t>
        </w:r>
        <w:proofErr w:type="gramEnd"/>
        <w:r w:rsidRPr="00693E46">
          <w:rPr>
            <w:rFonts w:ascii="Times New Roman" w:hAnsi="Times New Roman" w:cs="Times New Roman"/>
            <w:bCs/>
            <w:sz w:val="36"/>
            <w:szCs w:val="36"/>
          </w:rPr>
          <w:t xml:space="preserve"> Выберите 4 самые критичные ячейки и опишите риск для пользователя при их пропуске. Задание 3. Короткий вывод (6-8 предложений</w:t>
        </w:r>
        <w:proofErr w:type="gramStart"/>
        <w:r w:rsidRPr="00693E46">
          <w:rPr>
            <w:rFonts w:ascii="Times New Roman" w:hAnsi="Times New Roman" w:cs="Times New Roman"/>
            <w:bCs/>
            <w:sz w:val="36"/>
            <w:szCs w:val="36"/>
          </w:rPr>
          <w:t>)</w:t>
        </w:r>
        <w:proofErr w:type="gramEnd"/>
        <w:r w:rsidRPr="00693E46">
          <w:rPr>
            <w:rFonts w:ascii="Times New Roman" w:hAnsi="Times New Roman" w:cs="Times New Roman"/>
            <w:bCs/>
            <w:sz w:val="36"/>
            <w:szCs w:val="36"/>
          </w:rPr>
          <w:t xml:space="preserve"> Ответьте: 1) Почему невозможно одинаково глубоко проверить все комбинации? 2) По каким данным нужно обновлять матрицу раз в релиз? 3) Какие сочетания вы оставили за рамками и</w:t>
        </w:r>
      </w:ins>
    </w:p>
    <w:p w14:paraId="37226D16" w14:textId="77777777" w:rsidR="006E6B01" w:rsidRDefault="006E6B01"/>
    <w:sectPr w:rsidR="006E6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кадемия">
    <w15:presenceInfo w15:providerId="None" w15:userId="Академи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4D"/>
    <w:rsid w:val="00060E3A"/>
    <w:rsid w:val="00185806"/>
    <w:rsid w:val="00361A4D"/>
    <w:rsid w:val="0058149A"/>
    <w:rsid w:val="00693E46"/>
    <w:rsid w:val="006E6B01"/>
    <w:rsid w:val="00867DB0"/>
    <w:rsid w:val="00CA09DE"/>
    <w:rsid w:val="00EF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3BB97"/>
  <w15:chartTrackingRefBased/>
  <w15:docId w15:val="{F402BEDA-BAD3-42C4-8562-F788235B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E46"/>
  </w:style>
  <w:style w:type="paragraph" w:styleId="1">
    <w:name w:val="heading 1"/>
    <w:basedOn w:val="a"/>
    <w:next w:val="a"/>
    <w:link w:val="10"/>
    <w:uiPriority w:val="9"/>
    <w:qFormat/>
    <w:rsid w:val="0036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867DB0"/>
    <w:pPr>
      <w:ind w:firstLine="709"/>
      <w:jc w:val="both"/>
    </w:pPr>
    <w:rPr>
      <w:sz w:val="28"/>
    </w:rPr>
  </w:style>
  <w:style w:type="character" w:customStyle="1" w:styleId="a5">
    <w:name w:val="ГОСТ Знак"/>
    <w:basedOn w:val="a6"/>
    <w:link w:val="a3"/>
    <w:rsid w:val="00867DB0"/>
    <w:rPr>
      <w:rFonts w:ascii="Times New Roman" w:hAnsi="Times New Roman" w:cs="Times New Roman"/>
      <w:sz w:val="28"/>
      <w:szCs w:val="28"/>
    </w:rPr>
  </w:style>
  <w:style w:type="paragraph" w:customStyle="1" w:styleId="a7">
    <w:name w:val="Заголовок ГОСТ"/>
    <w:basedOn w:val="a3"/>
    <w:link w:val="a8"/>
    <w:qFormat/>
    <w:rsid w:val="006E6B01"/>
    <w:pPr>
      <w:ind w:firstLine="0"/>
      <w:jc w:val="center"/>
    </w:pPr>
    <w:rPr>
      <w:b/>
      <w:sz w:val="32"/>
    </w:rPr>
  </w:style>
  <w:style w:type="character" w:customStyle="1" w:styleId="a8">
    <w:name w:val="Заголовок ГОСТ Знак"/>
    <w:basedOn w:val="a5"/>
    <w:link w:val="a7"/>
    <w:rsid w:val="006E6B01"/>
    <w:rPr>
      <w:rFonts w:ascii="Times New Roman" w:hAnsi="Times New Roman" w:cs="Times New Roman"/>
      <w:b/>
      <w:sz w:val="32"/>
      <w:szCs w:val="28"/>
      <w:lang w:val="en-US"/>
    </w:rPr>
  </w:style>
  <w:style w:type="paragraph" w:customStyle="1" w:styleId="a4">
    <w:name w:val="ГОСТ ЗАголовок"/>
    <w:basedOn w:val="a9"/>
    <w:link w:val="a6"/>
    <w:qFormat/>
    <w:rsid w:val="00867DB0"/>
    <w:pPr>
      <w:spacing w:after="0" w:line="360" w:lineRule="auto"/>
      <w:ind w:left="0"/>
      <w:jc w:val="center"/>
    </w:pPr>
    <w:rPr>
      <w:rFonts w:ascii="Times New Roman" w:hAnsi="Times New Roman" w:cs="Times New Roman"/>
      <w:sz w:val="32"/>
      <w:szCs w:val="28"/>
    </w:rPr>
  </w:style>
  <w:style w:type="character" w:customStyle="1" w:styleId="a6">
    <w:name w:val="ГОСТ ЗАголовок Знак"/>
    <w:basedOn w:val="a0"/>
    <w:link w:val="a4"/>
    <w:rsid w:val="00867DB0"/>
    <w:rPr>
      <w:rFonts w:ascii="Times New Roman" w:hAnsi="Times New Roman" w:cs="Times New Roman"/>
      <w:sz w:val="32"/>
      <w:szCs w:val="28"/>
    </w:rPr>
  </w:style>
  <w:style w:type="paragraph" w:styleId="a9">
    <w:name w:val="List Paragraph"/>
    <w:basedOn w:val="a"/>
    <w:uiPriority w:val="34"/>
    <w:qFormat/>
    <w:rsid w:val="00867DB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61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A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A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A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A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A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A4D"/>
    <w:rPr>
      <w:rFonts w:eastAsiaTheme="majorEastAsia" w:cstheme="majorBidi"/>
      <w:color w:val="272727" w:themeColor="text1" w:themeTint="D8"/>
    </w:rPr>
  </w:style>
  <w:style w:type="paragraph" w:styleId="aa">
    <w:name w:val="Title"/>
    <w:basedOn w:val="a"/>
    <w:next w:val="a"/>
    <w:link w:val="ab"/>
    <w:uiPriority w:val="10"/>
    <w:qFormat/>
    <w:rsid w:val="00361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36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361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Подзаголовок Знак"/>
    <w:basedOn w:val="a0"/>
    <w:link w:val="ac"/>
    <w:uiPriority w:val="11"/>
    <w:rsid w:val="0036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A4D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361A4D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361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361A4D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361A4D"/>
    <w:rPr>
      <w:b/>
      <w:bCs/>
      <w:smallCaps/>
      <w:color w:val="0F4761" w:themeColor="accent1" w:themeShade="BF"/>
      <w:spacing w:val="5"/>
    </w:rPr>
  </w:style>
  <w:style w:type="paragraph" w:styleId="af2">
    <w:name w:val="Revision"/>
    <w:hidden/>
    <w:uiPriority w:val="99"/>
    <w:semiHidden/>
    <w:rsid w:val="00CA09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2</cp:revision>
  <dcterms:created xsi:type="dcterms:W3CDTF">2026-09-23T16:12:00Z</dcterms:created>
  <dcterms:modified xsi:type="dcterms:W3CDTF">2026-09-23T16:39:00Z</dcterms:modified>
</cp:coreProperties>
</file>